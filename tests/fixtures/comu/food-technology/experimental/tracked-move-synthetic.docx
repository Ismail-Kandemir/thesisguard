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w:moveFrom w:id="714" w:author="ThesisGuard Audit" w:date="2026-09-13T00:00:00Z">
        <w:r>
          <w:rPr>
            <w:rFonts w:ascii="Times New Roman" w:hAnsi="Times New Roman"/>
            <w:sz w:val="24"/>
          </w:rPr>
          <w:t xml:space="preserve"> TG_MOVED_TEXT</w:t>
        </w:r>
      </w:moveFrom>
      <w:moveTo w:id="715" w:author="ThesisGuard Audit" w:date="2026-09-13T00:00:00Z">
        <w:r>
          <w:rPr>
            <w:rFonts w:ascii="Times New Roman" w:hAnsi="Times New Roman"/>
            <w:sz w:val="24"/>
          </w:rPr>
          <w:t xml:space="preserve"> TG_MOVED_TEXT</w:t>
        </w:r>
      </w:moveTo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