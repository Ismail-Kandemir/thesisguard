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  <w:del w:id="42" w:author="ThesisGuard Audit" w:date="2026-09-13T00:00:00Z">
        <w:r>
          <w:rPr>
            <w:rFonts w:ascii="Times New Roman" w:hAnsi="Times New Roman"/>
            <w:sz w:val="24"/>
          </w:rPr>
          <w:t> Şekil 99</w:t>
        </w:r>
      </w:del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