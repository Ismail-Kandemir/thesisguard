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  <w:del w:id="42" w:author="ThesisGuard Audit" w:date="2026-09-13T00:00:00Z">
        <w:r>
          <w:rPr>
            <w:rFonts w:ascii="Times New Roman" w:hAnsi="Times New Roman"/>
            <w:sz w:val="22"/>
          </w:rPr>
          <w:t> silinmis takip degisikligi</w:t>
        </w:r>
      </w:del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