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moveFrom w:id="714" w:author="ThesisGuard Audit" w:date="2026-09-13T00:00:00Z">
        <w:r>
          <w:rPr>
            <w:rFonts w:ascii="Times New Roman" w:hAnsi="Times New Roman"/>
            <w:sz w:val="24"/>
          </w:rPr>
          <w:t xml:space="preserve">KAYNAKLAR</w:t>
        </w:r>
      </w:moveFrom>
      <w:moveTo w:id="715" w:author="ThesisGuard Audit" w:date="2026-09-13T00:00:00Z">
        <w:r>
          <w:rPr>
            <w:rFonts w:ascii="Times New Roman" w:hAnsi="Times New Roman"/>
            <w:sz w:val="24"/>
          </w:rPr>
          <w:t xml:space="preserve">KAYNAKLAR</w:t>
        </w:r>
      </w:moveTo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