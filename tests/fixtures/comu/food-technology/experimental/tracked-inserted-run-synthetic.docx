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İNTİHAL (AŞIRMA) BEYAN SAYFASI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akademik yazım kurallarına uygun olarak hazırlanmıştır.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KABUL VE ONAY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tez çalışmasının kabul ve onay bilgileri için ayrılmıştır.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TEŞEKKÜR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Çalışmaya katkı sağlayan kişilere teşekkür edilmektedir.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ÖZET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çalışma örnek ürünün temel özelliklerini değerlendirmektedir.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Anahtar Kelimeler: ürün, kalite, analiz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ABSTRACT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This study evaluates the basic properties of the sample product.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Keyword: product, quality, analysis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İÇİNDEKİLER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/>
          <w:sz w:val="24"/>
          <w:szCs w:val="24"/>
        </w:rPr>
        <w:t>Tablolar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/>
          <w:sz w:val="24"/>
          <w:szCs w:val="24"/>
        </w:rPr>
        <w:t>Şekiller Listesi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Simgeler ve Kısaltmalar Listesi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DNA</w:t>
        <w:tab/>
        <w:t>Deoksiribonükleik Asit</w:t>
      </w:r>
    </w:p>
    <w:p>
      <w:pPr>
        <w:sectPr>
          <w:footerReference w:type="default" r:id="rId9"/>
          <w:pgSz w:w="12240" w:h="15840"/>
          <w:pgMar w:top="1701" w:right="1417" w:bottom="1417" w:left="1701" w:header="720" w:footer="720" w:gutter="0"/>
          <w:cols w:space="720"/>
          <w:docGrid w:linePitch="360"/>
          <w:pgNumType w:fmt="lowerRoman"/>
        </w:sectPr>
      </w:pP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1. GİRİŞ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çalışmanın amacı ve kapsamını genel olarak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2. GENEL BİLGİLER VE LİTERATÜR ÇALIŞMASI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konuya ilişkin temel bilgiler ile literatür değerlendirmesini içermektedir.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Örneklerin değerlendirilmesinde DNA analizi kullanılmıştır.</w:t>
      </w:r>
      <w:ins w:id="43" w:author="ThesisGuard Audit" w:date="2026-09-13T00:00:00Z">
        <w:r>
          <w:rPr>
            <w:rFonts w:ascii="Times New Roman" w:hAnsi="Times New Roman"/>
            <w:sz w:val="24"/>
          </w:rPr>
          <w:t> eklenen gorunur metin</w:t>
        </w:r>
      </w:ins>
    </w:p>
    <w:p>
      <w:pPr>
        <w:pStyle w:val="Heading2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 FERMENTE ÜRÜNLER</w:t>
      </w:r>
    </w:p>
    <w:p>
      <w:pPr>
        <w:pStyle w:val="Heading3"/>
        <w:jc w:val="left"/>
        <w:spacing w:before="0" w:after="0"/>
      </w:pPr>
      <w:r>
        <w:rPr>
          <w:rFonts w:ascii="Times New Roman" w:hAnsi="Times New Roman" w:eastAsia="Times New Roman" w:cs="Times New Roman"/>
          <w:sz w:val="24"/>
          <w:szCs w:val="24"/>
          <w:b w:val="1"/>
        </w:rPr>
        <w:t>2.1.1. STARTER KÜLTÜRLER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/>
          <w:b w:val="0"/>
          <w:sz w:val="24"/>
          <w:szCs w:val="24"/>
        </w:rPr>
        <w:t>Çalışmada kullanılan örnek değerler Tablo 1'de gösterilmiştir.</w:t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/>
          <w:b w:val="0"/>
          <w:sz w:val="24"/>
          <w:szCs w:val="24"/>
        </w:rPr>
        <w:t>Tablo 1. Örnek Tablo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Örnek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Değer</w:t>
            </w:r>
          </w:p>
        </w:tc>
      </w:tr>
      <w:tr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type="dxa" w:w="4561"/>
          </w:tcPr>
          <w:p>
            <w:pPr>
              <w:spacing w:line="24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12,4</w:t>
            </w:r>
          </w:p>
        </w:tc>
      </w:tr>
    </w:tbl>
    <w:p>
      <w:pPr>
        <w:spacing w:line="240" w:lineRule="auto" w:before="0" w:after="0"/>
        <w:ind w:firstLine="0"/>
        <w:jc w:val="left"/>
      </w:pP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Çalışmada kullanılan örnek düzen Şekil 1'de gösterilmiştir.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880000" cy="13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sisguard-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Şekil 1. Örnek Şekil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3. MATERYAL VE METOT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 kullanılan materyal ile uygulanan yöntemi açıklamaktadır.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4. BULGULAR VE TARTIŞMA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elde edilen bulguların değerlendirilmesi ve tartışılmasını içermektedir.</w:t>
      </w:r>
    </w:p>
    <w:p>
      <w:pPr>
        <w:pStyle w:val="Heading1"/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5. SONUÇ</w:t>
      </w:r>
    </w:p>
    <w:p>
      <w:pPr>
        <w:spacing w:line="360" w:lineRule="auto" w:before="0" w:after="0"/>
        <w:ind w:firstLine="85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Bu bölüm çalışmadan elde edilen genel sonuçları özetlemektedir.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KAYNAKLAR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Yılmaz, A. (2024). Örnek çalışma. Örnek Dergi, 1, 1-5.</w:t>
      </w:r>
    </w:p>
    <w:p>
      <w:pPr>
        <w:jc w:val="left"/>
      </w:pPr>
      <w:r>
        <w:rPr>
          <w:rFonts w:ascii="Times New Roman" w:hAnsi="Times New Roman" w:eastAsia="Times New Roman" w:cs="Times New Roman"/>
          <w:b w:val="1"/>
          <w:sz w:val="24"/>
          <w:szCs w:val="24"/>
        </w:rPr>
        <w:t>ÖZGEÇMİŞ</w:t>
      </w:r>
    </w:p>
    <w:p>
      <w:pPr>
        <w:spacing w:line="360" w:lineRule="auto" w:before="0" w:after="0"/>
        <w:jc w:val="both"/>
      </w:pPr>
      <w:r>
        <w:rPr>
          <w:rFonts w:ascii="Times New Roman" w:hAnsi="Times New Roman" w:eastAsia="Times New Roman" w:cs="Times New Roman"/>
          <w:b w:val="0"/>
          <w:sz w:val="24"/>
          <w:szCs w:val="24"/>
        </w:rPr>
        <w:t>Örnek öğrenci lisans eğitimine devam etmektedir.</w:t>
      </w:r>
    </w:p>
    <w:sectPr w:rsidR="00FC693F" w:rsidRPr="0006063C" w:rsidSect="00034616">
      <w:pgSz w:w="12240" w:h="15840"/>
      <w:pgMar w:top="1701" w:right="1417" w:bottom="1417" w:left="1701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rPr>
          <w:rFonts w:ascii="Times New Roman" w:hAnsi="Times New Roman"/>
          <w:sz w:val="24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1"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